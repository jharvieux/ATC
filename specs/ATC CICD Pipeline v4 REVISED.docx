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AI TRAVEL CONCIERGE</w:t>
      </w:r>
    </w:p>
    <w:p>
      <w:r>
        <w:t xml:space="preserve">CI/CD Pipeline Specification</w:t>
      </w:r>
    </w:p>
    <w:p>
      <w:r>
        <w:t xml:space="preserve">Dev  |  Staging  |  Production  |  May 2026  |  Confidential</w:t>
      </w:r>
    </w:p>
    <w:p>
      <w:r>
        <w:rPr>
          <w:b/>
          <w:bCs/>
        </w:rPr>
        <w:t xml:space="preserve">Release branch model  ·  Prod DB copy to staging  ·  One-click production approval</w:t>
      </w:r>
    </w:p>
    <w:p>
      <w:r>
        <w:rPr>
          <w:i/>
          <w:iCs/>
        </w:rPr>
        <w:t xml:space="preserve">Full workflow file  ·  DB copy + fixup scripts  ·  Claude prompts  ·  Manual checklists</w:t>
      </w:r>
    </w:p>
    <w:p>
      <w:pPr>
        <w:pStyle w:val="Heading1"/>
      </w:pPr>
      <w:r>
        <w:rPr>
          <w:b/>
          <w:bCs/>
        </w:rPr>
        <w:t>1.  Overview &amp; Design</w:t>
      </w:r>
    </w:p>
    <w:p>
      <w:r>
        <w:t xml:space="preserve">The pipeline uses a release branch model. Daily development continues on feature branches merged into dev. When features are ready to ship, a release branch is created — that single event triggers the full promotion chain through to production with one manual approval gate.</w:t>
      </w:r>
    </w:p>
    <w:p>
      <w:pPr>
        <w:rPr>
          <w:ins w:id="100102" w:author="Claude" w:date="2026-05-14T00:00:00Z"/>
        </w:rPr>
      </w:pPr>
      <w:ins w:id="100101" w:author="Claude" w:date="2026-05-14T00:00:00Z">
        <w:r>
          <w:t xml:space="preserve">§4 documents the workflow; §4.1 lists the required gates. Spec §30 is the authoritative source for testing scope.</w:t>
        </w:r>
      </w:ins>
    </w:p>
    <w:p>
      <w:pPr>
        <w:pStyle w:val="Heading2"/>
      </w:pPr>
      <w:r>
        <w:rPr>
          <w:b/>
          <w:bCs/>
        </w:rPr>
        <w:t xml:space="preserve">1.1  Core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Decision</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What it means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branch triggers the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Creating and pushing a release/* branch starts the full release process — no manual workflow dispatch, no separate release PR to main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receives a copy of the production 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 staging is deployed, pg_dump runs against atc-prod and pg_restore runs against atc-test. Staging tests against real data shape, real record volumes, and real relationships.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Post-restore fixups protect live systems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targeted SQL updates after restore prevent staging from touching real Gmail accounts, causing Stripe API errors, or processing real customer emails.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communications are redirected, not blocked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TEST_OVERRIDE_EMAIL and TEST_OVERRIDE_PHONE redirect all outbound messages to you. Full email and SMS functionality is testable — no real customers are contacted.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manual approval gate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staging E2E passes, a reviewer inspects staging and clicks Approve in GitHub Actions. Everything else is fully automated.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auto-merges back to dev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a successful production deploy, the workflow opens and merges a PR from release/* back to dev automatically. Any fixes made during the release cycle are captured in dev.</w:t>
            </w:r>
          </w:p>
        </w:tc>
      </w:tr>
    </w:tbl>
    <w:p>
      <w:pPr>
        <w:pStyle w:val="Heading2"/>
      </w:pPr>
      <w:r>
        <w:rPr>
          <w:b/>
          <w:bCs/>
        </w:rPr>
        <w:t xml:space="preserve">1.2  Branch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Branch</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Deploys to</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Trigger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 features — one branch per ticket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ephemeral preview URL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 open/update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 all features land here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dev.ai-travelconcierge.com — auto on merge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to dev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vehicle — e.g. release/1.2.0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then production via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to release/*</w:t>
            </w:r>
          </w:p>
        </w:tc>
      </w:tr>
    </w:tbl>
    <w:p>
      <w:r>
        <w:t xml:space="preserve">The main branch is retired as a deployment trigger. It receives the auto-merged release/* branch after each successful production deploy, serving as a historical record and tag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WARNING — Disable Vercel auto-deploy from main</w:t>
            </w:r>
            <w:r>
              <w:t xml:space="preserve"> Vercel Dashboard &gt; ai-travelconcierge.com &gt; Settings &gt; Git Remove main from the production branch setting — the workflow handles all production deploys via Vercel CLI Leave dev branch auto-deploy enabled — that still works normally via Vercel git integration</w:t>
            </w:r>
          </w:p>
        </w:tc>
      </w:tr>
    </w:tbl>
    <w:p>
      <w:pPr>
        <w:pStyle w:val="Heading1"/>
      </w:pPr>
      <w:r>
        <w:rPr>
          <w:b/>
          <w:bCs/>
        </w:rPr>
        <w:t xml:space="preserve">2.  Pipeline Overview</w:t>
      </w:r>
    </w:p>
    <w:p>
      <w:r>
        <w:t xml:space="preserve">The full pipeline from feature merge through to production. The left column (dev) runs continuously. The right three columns run only when a release/* branch is pushed.</w:t>
      </w:r>
    </w:p>
    <w:p>
      <w:r>
        <w:rPr>
          <w:i/>
          <w:iCs/>
        </w:rPr>
        <w:t xml:space="preserve">Figure 1 — Full pipeline: dev loop (left) and release pipeline (right) with prod DB copy, staging E2E, manual approval, and auto-merge back to dev</w:t>
      </w:r>
    </w:p>
    <w:p>
      <w:pPr>
        <w:pStyle w:val="Heading1"/>
      </w:pPr>
      <w:r>
        <w:rPr>
          <w:b/>
          <w:bCs/>
        </w:rPr>
        <w:t xml:space="preserve">3.  GitHub Environments Setup</w:t>
      </w:r>
    </w:p>
    <w:p>
      <w:r>
        <w:t xml:space="preserve">GitHub Environments provide the approval gate mechanism and environment-scoped secrets. Set these up once — they do not change between releases.</w:t>
      </w:r>
    </w:p>
    <w:p>
      <w:r>
        <w:rPr>
          <w:i/>
          <w:iCs/>
        </w:rPr>
        <w:t xml:space="preserve">Figure 2 — GitHub Environments: staging auto-promotes after E2E, production requires manual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One-time: create GitHub Environments</w:t>
            </w:r>
            <w:r>
              <w:t xml:space="preserve"> GitHub &gt; repository &gt; Settings &gt; Environments &gt; New environment Create "dev" — no protection rules, no required reviewers Create "staging" — no protection rules, no required reviewers (auto-promotes after E2E) Create "production" — Required reviewers: add yourself and any others who can approve prod deploys These names are case-sensitive and must match the workflow file exactly</w:t>
            </w:r>
          </w:p>
        </w:tc>
      </w:tr>
    </w:tbl>
    <w:p>
      <w:pPr>
        <w:pStyle w:val="Heading2"/>
      </w:pPr>
      <w:r>
        <w:rPr>
          <w:b/>
          <w:bCs/>
        </w:rPr>
        <w:t xml:space="preserve">3.1  Environment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Secret</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dev</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staging</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production</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VERCEL_TOKEN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Vercel API token — all environments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VERCEL_ORG_ID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value — from Vercel project settings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VERCEL_PROJECT_ID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value — from Vercel project settings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DB_URL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atc-dev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atc-test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atc-prod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Supabase project per environment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SUPABASE_SERVICE_ROLE_KEY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dev 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test 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prod 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role key for that env's project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TEST_OVERRIDE_EMAIL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email — all outbound emails redirected here on staging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TEST_OVERRIDE_PHONE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phone — all outbound SMS redirected here on staging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Repository-level secret</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Used by</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ANTHROPIC_API_KEY_TEST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test job, E2E job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Separate key with spending cap — not the production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SUPABASE_TEST_URL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test job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atc-test project URL — for Vitest integration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SUPABASE_TEST_ANON_KEY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test job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atc-test anon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SUPABASE_TEST_SERVICE_KEY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test job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atc-test service role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PROD_DB_URL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db-copy job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atc-prod Postgres URI — for pg_dump source</w:t>
            </w:r>
          </w:p>
        </w:tc>
      </w:tr>
    </w:tbl>
    <w:p>
      <w:pPr>
        <w:pStyle w:val="Heading1"/>
      </w:pPr>
      <w:r>
        <w:rPr>
          <w:b/>
          <w:bCs/>
        </w:rPr>
        <w:t xml:space="preserve">4.  GitHub Actions Workflow File</w:t>
      </w:r>
    </w:p>
    <w:p>
      <w:r>
        <w:t xml:space="preserve">Save this as .github/workflows/deploy.yml. It handles both the dev push pipeline and the full release pipeline from a single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Scaffold the full workflow file</w:t>
            </w:r>
            <w:r>
              <w:t xml:space="preserve"> "Create .github/workflows/deploy.yml for AI Travel Concierge. On push to dev: run CI (typecheck, lint, vitest, gitleaks) then deploy to dev environment via Vercel git integration. On push to release/</w:t>
            </w:r>
            <w:r>
              <w:rPr>
                <w:i/>
                <w:iCs/>
              </w:rPr>
              <w:t xml:space="preserve">: run CI, then run a db-copy job (pg_dump from PROD_DB_URL, pg_restore to staging DB_URL, run post-restore SQL fixups), then deploy-staging (GitHub Environment: staging, run migrations, Vercel CLI deploy, full Playwright E2E, smoke test), then deploy-production (GitHub Environment: production with required reviewer, run migrations, Vercel CLI --target production, smoke test, git tag, auto-merge release/</w:t>
            </w:r>
            <w:r>
              <w:t xml:space="preserve"> back to dev). Use environment secrets for DB_URL and SUPABASE_SERVICE_ROLE_KEY per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t xml:space="preserve"># .github/workflows/deploy.yml name: Deploy  on:   pull_request:     branches: [dev, "release/</w:t>
            </w:r>
            <w:r>
              <w:rPr>
                <w:i/>
                <w:iCs/>
              </w:rPr>
              <w:t xml:space="preserve">"]   push:     branches: [dev, "release/</w:t>
            </w:r>
            <w:r>
              <w:t xml:space="preserve">"]  jobs:   # ═══════════════════════════════════════════════════════════════   # CI — runs on every PR and push to dev or release/</w:t>
            </w:r>
            <w:r>
              <w:rPr>
                <w:i/>
                <w:iCs/>
              </w:rPr>
              <w:t xml:space="preserve">   # ═══════════════════════════════════════════════════════════════    typecheck:     name: TypeScript     runs-on: ubuntu-latest     steps:       - uses: actions/checkout@v4       - uses: actions/setup-node@v4         with: { node-version: "20", cache: "npm" }       - run: npm ci       - run: npx tsc --noEmit    lint:     name: Lint     runs-on: ubuntu-latest     steps:       - uses: actions/checkout@v4       - uses: actions/setup-node@v4         with: { node-version: "20", cache: "npm" }       - run: npm ci       - run: npx eslint . --max-warnings 0       - run: npx prettier --check .    test:     name: Tests     runs-on: ubuntu-latest     env:       ANTHROPIC_API_KEY: ${{ secrets.ANTHROPIC_API_KEY_TEST }}       NEXT_PUBLIC_SUPABASE_URL: ${{ secrets.SUPABASE_TEST_URL }}       NEXT_PUBLIC_SUPABASE_ANON_KEY: ${{ secrets.SUPABASE_TEST_ANON_KEY }}       SUPABASE_SERVICE_ROLE_KEY: ${{ secrets.SUPABASE_TEST_SERVICE_KEY }}     steps:       - uses: actions/checkout@v4       - uses: actions/setup-node@v4         with: { node-version: "20", cache: "npm" }       - run: npm ci       - run: npx vitest run --coverage    secret-scan:     name: Secret Scan     runs-on: ubuntu-latest     steps:       - uses: actions/checkout@v4         with: { fetch-depth: 0 }       - uses: gitleaks/gitleaks-action@v2         env: { GITHUB_TOKEN: "${{ secrets.GITHUB_TOKEN }}" }    # ═══════════════════════════════════════════════════════════════   # DB COPY — runs on push to release/</w:t>
            </w:r>
            <w:r>
              <w:t xml:space="preserve"> only   # pg_dump prod -&gt; pg_restore staging -&gt; fixups   # ═══════════════════════════════════════════════════════════════    db-copy:     name: Copy prod DB to staging     runs-on: ubuntu-latest     if: startsWith(github.ref, "refs/heads/release/")     needs: [typecheck, lint, test, secret-scan]     env:       PROD_DB_URL: ${{ secrets.PROD_DB_URL }}       STAGING_DB_URL: ${{ secrets.DB_URL }}    # staging environment secret     steps:       - uses: actions/checkout@v4        - name: Install pg tools         run: sudo apt-get install -y postgresql-client        - name: Dump production database         run: │           pg_dump "$PROD_DB_URL" \             --no-owner \             --no-acl \             --format=custom \             --file=prod_dump.pgdump        - name: Drop and restore staging database         run: │           # Drop all connections and existing objects           psql "$STAGING_DB_URL" -c "\             SELECT pg_terminate_backend(pid) \             FROM pg_stat_activity \             WHERE datname = current_database() AND pid &lt;&gt; pg_backend_pid();"           pg_restore "$STAGING_DB_URL" \             --no-owner \             --no-acl \             --clean \             --if-exists \             prod_dump.pgdump        - name: Run post-restore fixups         run: psql "$STAGING_DB_URL" -f scripts/staging-fixups.sql    # ═══════════════════════════════════════════════════════════════   # DEPLOY TO STAGING — auto after db-copy, no approval needed   # ═══════════════════════════════════════════════════════════════    deploy-staging:     name: Deploy -&gt; Staging     runs-on: ubuntu-latest     needs: [db-copy]     environment:       name: staging       url: https://staging.ai-travelconcierge.com     env:       DB_URL: ${{ secrets.DB_URL }}       SUPABASE_SERVICE_ROLE_KEY: ${{ secrets.SUPABASE_SERVICE_ROLE_KEY }}       VERCEL_TOKEN: ${{ secrets.VERCEL_TOKEN }}       VERCEL_ORG_ID: ${{ secrets.VERCEL_ORG_ID }}       VERCEL_PROJECT_ID: ${{ secrets.VERCEL_PROJECT_ID }}       TEST_OVERRIDE_EMAIL: ${{ secrets.TEST_OVERRIDE_EMAIL }}       TEST_OVERRIDE_PHONE: ${{ secrets.TEST_OVERRIDE_PHONE }}     steps:       - uses: actions/checkout@v4       - uses: actions/setup-node@v4         with: { node-version: "20", cache: "npm" }       - run: npm ci        - name: Apply migrations to staging DB         run: │           npm install -g supabase           supabase db push --db-url "$DB_URL"        - name: Deploy to staging via Vercel CLI         run: │           npm install -g vercel           vercel pull --yes --environment=preview \             --token=${{ secrets.VERCEL_TOKEN }}           vercel build --token=${{ secrets.VERCEL_TOKEN }}           vercel deploy --prebuilt \             --token=${{ secrets.VERCEL_TOKEN }} \             --target=preview        - name: Run full Playwright E2E suite         env:           BASE_URL: https://staging.ai-travelconcierge.com           ANTHROPIC_API_KEY: ${{ secrets.ANTHROPIC_API_KEY_TEST }}         run: │           npx playwright install --with-deps chromium           npx playwright test       - uses: actions/upload-artifact@v4         if: failure()         with:           name: playwright-report           path: playwright-report/           retention-days: 14        - name: Smoke test staging         run: │           sleep 20           curl -f https://staging.ai-travelconcierge.com/api/health ││ exit 1    # ═══════════════════════════════════════════════════════════════   # DEPLOY TO PRODUCTION — waits for manual approval   # ═══════════════════════════════════════════════════════════════    deploy-production:     name: Deploy -&gt; Production     runs-on: ubuntu-latest     needs: [deploy-staging]     environment:       name: production          # triggers the manual approval gate       url: https://ai-travelconcierge.com     env:       DB_URL: ${{ secrets.DB_URL }}       SUPABASE_SERVICE_ROLE_KEY: ${{ secrets.SUPABASE_SERVICE_ROLE_KEY }}       VERCEL_TOKEN: ${{ secrets.VERCEL_TOKEN }}       VERCEL_ORG_ID: ${{ secrets.VERCEL_ORG_ID }}       VERCEL_PROJECT_ID: ${{ secrets.VERCEL_PROJECT_ID }}     steps:       - uses: actions/checkout@v4       - uses: actions/setup-node@v4         with: { node-version: "20", cache: "npm" }       - run: npm ci        - name: Apply migrations to production DB         run: │           npm install -g supabase           supabase db push --db-url "$DB_URL"        - name: Deploy to production via Vercel CLI         run: │           npm install -g vercel           vercel pull --yes --environment=production \             --token=${{ secrets.VERCEL_TOKEN }}           vercel build --token=${{ secrets.VERCEL_TOKEN }}           vercel deploy --prebuilt \             --token=${{ secrets.VERCEL_TOKEN }} \             --target=production        - name: Smoke test production         run: │           sleep 30           curl -f https://ai-travelconcierge.com/api/health ││ exit 1        - name: Create release tag         run: │           BRANCH="${{ github.ref_name }}"           TAG="${BRANCH#release/}"           git config user.name "github-actions"           git config user.email "github-actions@github.com"           git tag "$TAG"           git push origin "$TAG"        - name: Auto-merge release branch back to dev         env:           GH_TOKEN: ${{ secrets.GITHUB_TOKEN }}         run: │           BRANCH="${{ github.ref_name }}"           # Create PR from release/* -&gt; dev           PR_URL=$(gh pr create \             --base dev \             --head "$BRANCH" \             --title "chore: merge $BRANCH back to dev" \             --body "Automatic merge after successful production deploy." \             --label "release-merge")           # Attempt auto-merge           gh pr merge "$PR_URL" --merge --auto ││ {             echo "::warning::Conflict detected merging $BRANCH -&gt; dev."             echo "::warning::Resolve manually: $PR_URL"             exit 0  # do not fail the workflow for a merge conflict           }</w:t>
            </w:r>
          </w:p>
        </w:tc>
      </w:tr>
    </w:tbl>
    <w:p>
      <w:pPr>
        <w:pStyle w:val="Heading2"/>
        <w:rPr>
          <w:ins w:id="100002" w:author="Claude" w:date="2026-05-14T00:00:00Z"/>
        </w:rPr>
      </w:pPr>
      <w:ins w:id="100001" w:author="Claude" w:date="2026-05-14T00:00:00Z">
        <w:r>
          <w:t xml:space="preserve">4.1  Required Gates</w:t>
        </w:r>
      </w:ins>
    </w:p>
    <w:p>
      <w:pPr>
        <w:rPr>
          <w:ins w:id="100004" w:author="Claude" w:date="2026-05-14T00:00:00Z"/>
        </w:rPr>
      </w:pPr>
      <w:ins w:id="100003" w:author="Claude" w:date="2026-05-14T00:00:00Z">
        <w:r>
          <w:t xml:space="preserve">The workflow runs typecheck, lint, vitest, and gitleaks. Spec §30 requires additional gates, listed below.</w:t>
        </w:r>
      </w:ins>
    </w:p>
    <w:p>
      <w:pPr>
        <w:pStyle w:val="Heading3"/>
        <w:rPr>
          <w:ins w:id="100006" w:author="Claude" w:date="2026-05-14T00:00:00Z"/>
        </w:rPr>
      </w:pPr>
      <w:ins w:id="100005" w:author="Claude" w:date="2026-05-14T00:00:00Z">
        <w:r>
          <w:t xml:space="preserve">4.1.1  Dependency CVE Scan</w:t>
        </w:r>
      </w:ins>
    </w:p>
    <w:p>
      <w:pPr>
        <w:pStyle w:val="ListParagraph"/>
        <w:numPr>
          <w:ilvl w:val="0"/>
          <w:numId w:val="2"/>
        </w:numPr>
        <w:rPr>
          <w:ins w:id="100011" w:author="Claude" w:date="2026-05-14T00:00:00Z"/>
        </w:rPr>
      </w:pPr>
      <w:ins w:id="100007" w:author="Claude" w:date="2026-05-14T00:00:00Z">
        <w:r>
          <w:rPr>
            <w:b/>
            <w:bCs/>
          </w:rPr>
          <w:t xml:space="preserve">What:</w:t>
        </w:r>
      </w:ins>
      <w:ins w:id="100008" w:author="Claude" w:date="2026-05-14T00:00:00Z">
        <w:r>
          <w:t xml:space="preserve"> Dependabot (or Snyk) scans </w:t>
        </w:r>
      </w:ins>
      <w:ins w:id="100009" w:author="Claude" w:date="2026-05-14T00:00:00Z">
        <w:r>
          <w:rPr>
            <w:rFonts w:ascii="Consolas" w:cs="Consolas" w:eastAsia="Consolas" w:hAnsi="Consolas"/>
          </w:rPr>
          <w:t xml:space="preserve">package-lock.json</w:t>
        </w:r>
      </w:ins>
      <w:ins w:id="100010" w:author="Claude" w:date="2026-05-14T00:00:00Z">
        <w:r>
          <w:t xml:space="preserve"> and reports CVEs. Critical-severity findings block deploys until patched. High-severity findings produce a warning on PR; suppression requires explicit acceptance in a risk-acceptance comment.</w:t>
        </w:r>
      </w:ins>
    </w:p>
    <w:p>
      <w:pPr>
        <w:pStyle w:val="ListParagraph"/>
        <w:numPr>
          <w:ilvl w:val="0"/>
          <w:numId w:val="2"/>
        </w:numPr>
        <w:rPr>
          <w:ins w:id="100020" w:author="Claude" w:date="2026-05-14T00:00:00Z"/>
        </w:rPr>
      </w:pPr>
      <w:ins w:id="100012" w:author="Claude" w:date="2026-05-14T00:00:00Z">
        <w:r>
          <w:rPr>
            <w:b/>
            <w:bCs/>
          </w:rPr>
          <w:t xml:space="preserve">When:</w:t>
        </w:r>
      </w:ins>
      <w:ins w:id="100013" w:author="Claude" w:date="2026-05-14T00:00:00Z">
        <w:r>
          <w:t xml:space="preserve"> On every PR, on every push to </w:t>
        </w:r>
      </w:ins>
      <w:ins w:id="100014" w:author="Claude" w:date="2026-05-14T00:00:00Z">
        <w:r>
          <w:rPr>
            <w:rFonts w:ascii="Consolas" w:cs="Consolas" w:eastAsia="Consolas" w:hAnsi="Consolas"/>
          </w:rPr>
          <w:t xml:space="preserve">dev</w:t>
        </w:r>
      </w:ins>
      <w:ins w:id="100015" w:author="Claude" w:date="2026-05-14T00:00:00Z">
        <w:r>
          <w:t xml:space="preserve">, and on every push to </w:t>
        </w:r>
      </w:ins>
      <w:ins w:id="100016" w:author="Claude" w:date="2026-05-14T00:00:00Z">
        <w:r>
          <w:rPr>
            <w:rFonts w:ascii="Consolas" w:cs="Consolas" w:eastAsia="Consolas" w:hAnsi="Consolas"/>
          </w:rPr>
          <w:t xml:space="preserve">release/*</w:t>
        </w:r>
      </w:ins>
      <w:ins w:id="100017" w:author="Claude" w:date="2026-05-14T00:00:00Z">
        <w:r>
          <w:t xml:space="preserve">. Independent nightly scan on </w:t>
        </w:r>
      </w:ins>
      <w:ins w:id="100018" w:author="Claude" w:date="2026-05-14T00:00:00Z">
        <w:r>
          <w:rPr>
            <w:rFonts w:ascii="Consolas" w:cs="Consolas" w:eastAsia="Consolas" w:hAnsi="Consolas"/>
          </w:rPr>
          <w:t xml:space="preserve">dev</w:t>
        </w:r>
      </w:ins>
      <w:ins w:id="100019" w:author="Claude" w:date="2026-05-14T00:00:00Z">
        <w:r>
          <w:t xml:space="preserve"> to catch newly disclosed CVEs in unchanged dependencies.</w:t>
        </w:r>
      </w:ins>
    </w:p>
    <w:p>
      <w:pPr>
        <w:pStyle w:val="ListParagraph"/>
        <w:numPr>
          <w:ilvl w:val="0"/>
          <w:numId w:val="2"/>
        </w:numPr>
        <w:rPr>
          <w:ins w:id="100023" w:author="Claude" w:date="2026-05-14T00:00:00Z"/>
        </w:rPr>
      </w:pPr>
      <w:ins w:id="100021" w:author="Claude" w:date="2026-05-14T00:00:00Z">
        <w:r>
          <w:rPr>
            <w:b/>
            <w:bCs/>
          </w:rPr>
          <w:t xml:space="preserve">Blocking:</w:t>
        </w:r>
      </w:ins>
      <w:ins w:id="100022" w:author="Claude" w:date="2026-05-14T00:00:00Z">
        <w:r>
          <w:t xml:space="preserve"> Hard gate on critical CVEs. Warning on high.</w:t>
        </w:r>
      </w:ins>
    </w:p>
    <w:p>
      <w:pPr>
        <w:pStyle w:val="ListParagraph"/>
        <w:numPr>
          <w:ilvl w:val="0"/>
          <w:numId w:val="2"/>
        </w:numPr>
        <w:rPr>
          <w:ins w:id="100026" w:author="Claude" w:date="2026-05-14T00:00:00Z"/>
        </w:rPr>
      </w:pPr>
      <w:ins w:id="100024" w:author="Claude" w:date="2026-05-14T00:00:00Z">
        <w:r>
          <w:rPr>
            <w:b/>
            <w:bCs/>
          </w:rPr>
          <w:t xml:space="preserve">Tool:</w:t>
        </w:r>
      </w:ins>
      <w:ins w:id="100025" w:author="Claude" w:date="2026-05-14T00:00:00Z">
        <w:r>
          <w:t xml:space="preserve"> Dependabot is the default (GitHub-native, zero-cost). Snyk is a future consideration if dependency volume warrants.</w:t>
        </w:r>
      </w:ins>
    </w:p>
    <w:p>
      <w:pPr>
        <w:pStyle w:val="Heading3"/>
        <w:rPr>
          <w:ins w:id="100028" w:author="Claude" w:date="2026-05-14T00:00:00Z"/>
        </w:rPr>
      </w:pPr>
      <w:ins w:id="100027" w:author="Claude" w:date="2026-05-14T00:00:00Z">
        <w:r>
          <w:t xml:space="preserve">4.1.2  RLS Policy Snapshot Diff</w:t>
        </w:r>
      </w:ins>
    </w:p>
    <w:p>
      <w:pPr>
        <w:pStyle w:val="ListParagraph"/>
        <w:numPr>
          <w:ilvl w:val="0"/>
          <w:numId w:val="2"/>
        </w:numPr>
        <w:rPr>
          <w:ins w:id="100033" w:author="Claude" w:date="2026-05-14T00:00:00Z"/>
        </w:rPr>
      </w:pPr>
      <w:ins w:id="100029" w:author="Claude" w:date="2026-05-14T00:00:00Z">
        <w:r>
          <w:rPr>
            <w:b/>
            <w:bCs/>
          </w:rPr>
          <w:t xml:space="preserve">What:</w:t>
        </w:r>
      </w:ins>
      <w:ins w:id="100030" w:author="Claude" w:date="2026-05-14T00:00:00Z">
        <w:r>
          <w:t xml:space="preserve"> A snapshot of all Supabase RLS policies (table-by-table) is committed to the repo at </w:t>
        </w:r>
      </w:ins>
      <w:ins w:id="100031" w:author="Claude" w:date="2026-05-14T00:00:00Z">
        <w:r>
          <w:rPr>
            <w:rFonts w:ascii="Consolas" w:cs="Consolas" w:eastAsia="Consolas" w:hAnsi="Consolas"/>
          </w:rPr>
          <w:t xml:space="preserve">db/rls-snapshot.sql</w:t>
        </w:r>
      </w:ins>
      <w:ins w:id="100032" w:author="Claude" w:date="2026-05-14T00:00:00Z">
        <w:r>
          <w:t xml:space="preserve">. On every PR, regenerate the snapshot from the migration set and diff against the committed file. Unintended changes block merge.</w:t>
        </w:r>
      </w:ins>
    </w:p>
    <w:p>
      <w:pPr>
        <w:pStyle w:val="ListParagraph"/>
        <w:numPr>
          <w:ilvl w:val="0"/>
          <w:numId w:val="2"/>
        </w:numPr>
        <w:rPr>
          <w:ins w:id="100040" w:author="Claude" w:date="2026-05-14T00:00:00Z"/>
        </w:rPr>
      </w:pPr>
      <w:ins w:id="100034" w:author="Claude" w:date="2026-05-14T00:00:00Z">
        <w:r>
          <w:rPr>
            <w:b/>
            <w:bCs/>
          </w:rPr>
          <w:t xml:space="preserve">When:</w:t>
        </w:r>
      </w:ins>
      <w:ins w:id="100035" w:author="Claude" w:date="2026-05-14T00:00:00Z">
        <w:r>
          <w:t xml:space="preserve"> On every PR. The check is informational on </w:t>
        </w:r>
      </w:ins>
      <w:ins w:id="100036" w:author="Claude" w:date="2026-05-14T00:00:00Z">
        <w:r>
          <w:rPr>
            <w:rFonts w:ascii="Consolas" w:cs="Consolas" w:eastAsia="Consolas" w:hAnsi="Consolas"/>
          </w:rPr>
          <w:t xml:space="preserve">dev</w:t>
        </w:r>
      </w:ins>
      <w:ins w:id="100037" w:author="Claude" w:date="2026-05-14T00:00:00Z">
        <w:r>
          <w:t xml:space="preserve"> (drift can occur via ad-hoc database changes) and authoritative on </w:t>
        </w:r>
      </w:ins>
      <w:ins w:id="100038" w:author="Claude" w:date="2026-05-14T00:00:00Z">
        <w:r>
          <w:rPr>
            <w:rFonts w:ascii="Consolas" w:cs="Consolas" w:eastAsia="Consolas" w:hAnsi="Consolas"/>
          </w:rPr>
          <w:t xml:space="preserve">release/*</w:t>
        </w:r>
      </w:ins>
      <w:ins w:id="100039" w:author="Claude" w:date="2026-05-14T00:00:00Z">
        <w:r>
          <w:t xml:space="preserve"> (must match committed snapshot).</w:t>
        </w:r>
      </w:ins>
    </w:p>
    <w:p>
      <w:pPr>
        <w:pStyle w:val="ListParagraph"/>
        <w:numPr>
          <w:ilvl w:val="0"/>
          <w:numId w:val="2"/>
        </w:numPr>
        <w:rPr>
          <w:ins w:id="100043" w:author="Claude" w:date="2026-05-14T00:00:00Z"/>
        </w:rPr>
      </w:pPr>
      <w:ins w:id="100041" w:author="Claude" w:date="2026-05-14T00:00:00Z">
        <w:r>
          <w:rPr>
            <w:b/>
            <w:bCs/>
          </w:rPr>
          <w:t xml:space="preserve">Blocking:</w:t>
        </w:r>
      </w:ins>
      <w:ins w:id="100042" w:author="Claude" w:date="2026-05-14T00:00:00Z">
        <w:r>
          <w:t xml:space="preserve"> Hard gate on PR-track when policies change without a matching snapshot update.</w:t>
        </w:r>
      </w:ins>
    </w:p>
    <w:p>
      <w:pPr>
        <w:pStyle w:val="ListParagraph"/>
        <w:numPr>
          <w:ilvl w:val="0"/>
          <w:numId w:val="2"/>
        </w:numPr>
        <w:rPr>
          <w:ins w:id="100050" w:author="Claude" w:date="2026-05-14T00:00:00Z"/>
        </w:rPr>
      </w:pPr>
      <w:ins w:id="100044" w:author="Claude" w:date="2026-05-14T00:00:00Z">
        <w:r>
          <w:rPr>
            <w:b/>
            <w:bCs/>
          </w:rPr>
          <w:t xml:space="preserve">Tool:</w:t>
        </w:r>
      </w:ins>
      <w:ins w:id="100045" w:author="Claude" w:date="2026-05-14T00:00:00Z">
        <w:r>
          <w:t xml:space="preserve"> A small TypeScript script using the Supabase admin client to dump policies, plus a </w:t>
        </w:r>
      </w:ins>
      <w:ins w:id="100046" w:author="Claude" w:date="2026-05-14T00:00:00Z">
        <w:r>
          <w:rPr>
            <w:rFonts w:ascii="Consolas" w:cs="Consolas" w:eastAsia="Consolas" w:hAnsi="Consolas"/>
          </w:rPr>
          <w:t xml:space="preserve">git diff</w:t>
        </w:r>
      </w:ins>
      <w:ins w:id="100047" w:author="Claude" w:date="2026-05-14T00:00:00Z">
        <w:r>
          <w:t xml:space="preserve"> check. Pre-existing </w:t>
        </w:r>
      </w:ins>
      <w:ins w:id="100048" w:author="Claude" w:date="2026-05-14T00:00:00Z">
        <w:r>
          <w:rPr>
            <w:rFonts w:ascii="Consolas" w:cs="Consolas" w:eastAsia="Consolas" w:hAnsi="Consolas"/>
          </w:rPr>
          <w:t xml:space="preserve">pgTAP</w:t>
        </w:r>
      </w:ins>
      <w:ins w:id="100049" w:author="Claude" w:date="2026-05-14T00:00:00Z">
        <w:r>
          <w:t xml:space="preserve"> tests can be referenced but are not the snapshot mechanism.</w:t>
        </w:r>
      </w:ins>
    </w:p>
    <w:p>
      <w:pPr>
        <w:pStyle w:val="Heading3"/>
        <w:rPr>
          <w:ins w:id="100052" w:author="Claude" w:date="2026-05-14T00:00:00Z"/>
        </w:rPr>
      </w:pPr>
      <w:ins w:id="100051" w:author="Claude" w:date="2026-05-14T00:00:00Z">
        <w:r>
          <w:t xml:space="preserve">4.1.3  Cross-Tenant Probe Tests</w:t>
        </w:r>
      </w:ins>
    </w:p>
    <w:p>
      <w:pPr>
        <w:pStyle w:val="ListParagraph"/>
        <w:numPr>
          <w:ilvl w:val="0"/>
          <w:numId w:val="2"/>
        </w:numPr>
        <w:rPr>
          <w:ins w:id="100055" w:author="Claude" w:date="2026-05-14T00:00:00Z"/>
        </w:rPr>
      </w:pPr>
      <w:ins w:id="100053" w:author="Claude" w:date="2026-05-14T00:00:00Z">
        <w:r>
          <w:rPr>
            <w:b/>
            <w:bCs/>
          </w:rPr>
          <w:t xml:space="preserve">What:</w:t>
        </w:r>
      </w:ins>
      <w:ins w:id="100054" w:author="Claude" w:date="2026-05-14T00:00:00Z">
        <w:r>
          <w:t xml:space="preserve"> Automated test suite that enumerates every API route and, for each, attempts access using a session from tenant B against a resource owned by tenant A. Any 2xx response is a failure. Tests run against the integration test environment with seeded multi-tenant fixtures.</w:t>
        </w:r>
      </w:ins>
    </w:p>
    <w:p>
      <w:pPr>
        <w:pStyle w:val="ListParagraph"/>
        <w:numPr>
          <w:ilvl w:val="0"/>
          <w:numId w:val="2"/>
        </w:numPr>
        <w:rPr>
          <w:ins w:id="100060" w:author="Claude" w:date="2026-05-14T00:00:00Z"/>
        </w:rPr>
      </w:pPr>
      <w:ins w:id="100056" w:author="Claude" w:date="2026-05-14T00:00:00Z">
        <w:r>
          <w:rPr>
            <w:b/>
            <w:bCs/>
          </w:rPr>
          <w:t xml:space="preserve">When:</w:t>
        </w:r>
      </w:ins>
      <w:ins w:id="100057" w:author="Claude" w:date="2026-05-14T00:00:00Z">
        <w:r>
          <w:t xml:space="preserve"> On every PR (against fixtures) and on every </w:t>
        </w:r>
      </w:ins>
      <w:ins w:id="100058" w:author="Claude" w:date="2026-05-14T00:00:00Z">
        <w:r>
          <w:rPr>
            <w:rFonts w:ascii="Consolas" w:cs="Consolas" w:eastAsia="Consolas" w:hAnsi="Consolas"/>
          </w:rPr>
          <w:t xml:space="preserve">release/*</w:t>
        </w:r>
      </w:ins>
      <w:ins w:id="100059" w:author="Claude" w:date="2026-05-14T00:00:00Z">
        <w:r>
          <w:t xml:space="preserve"> push (against staging with prod data copy).</w:t>
        </w:r>
      </w:ins>
    </w:p>
    <w:p>
      <w:pPr>
        <w:pStyle w:val="ListParagraph"/>
        <w:numPr>
          <w:ilvl w:val="0"/>
          <w:numId w:val="2"/>
        </w:numPr>
        <w:rPr>
          <w:ins w:id="100063" w:author="Claude" w:date="2026-05-14T00:00:00Z"/>
        </w:rPr>
      </w:pPr>
      <w:ins w:id="100061" w:author="Claude" w:date="2026-05-14T00:00:00Z">
        <w:r>
          <w:rPr>
            <w:b/>
            <w:bCs/>
          </w:rPr>
          <w:t xml:space="preserve">Blocking:</w:t>
        </w:r>
      </w:ins>
      <w:ins w:id="100062" w:author="Claude" w:date="2026-05-14T00:00:00Z">
        <w:r>
          <w:t xml:space="preserve"> Hard gate. Any unexpected 2xx blocks merge.</w:t>
        </w:r>
      </w:ins>
    </w:p>
    <w:p>
      <w:pPr>
        <w:pStyle w:val="ListParagraph"/>
        <w:numPr>
          <w:ilvl w:val="0"/>
          <w:numId w:val="2"/>
        </w:numPr>
        <w:rPr>
          <w:ins w:id="100066" w:author="Claude" w:date="2026-05-14T00:00:00Z"/>
        </w:rPr>
      </w:pPr>
      <w:ins w:id="100064" w:author="Claude" w:date="2026-05-14T00:00:00Z">
        <w:r>
          <w:rPr>
            <w:b/>
            <w:bCs/>
          </w:rPr>
          <w:t xml:space="preserve">Tool:</w:t>
        </w:r>
      </w:ins>
      <w:ins w:id="100065" w:author="Claude" w:date="2026-05-14T00:00:00Z">
        <w:r>
          <w:t xml:space="preserve"> Vitest + supertest, with a route enumerator that reads the Next.js route manifest. Cross-tenant fixtures already exist per §30.4.</w:t>
        </w:r>
      </w:ins>
    </w:p>
    <w:p>
      <w:pPr>
        <w:pStyle w:val="Heading3"/>
        <w:rPr>
          <w:ins w:id="100068" w:author="Claude" w:date="2026-05-14T00:00:00Z"/>
        </w:rPr>
      </w:pPr>
      <w:ins w:id="100067" w:author="Claude" w:date="2026-05-14T00:00:00Z">
        <w:r>
          <w:t xml:space="preserve">4.1.4  Contract Tests</w:t>
        </w:r>
      </w:ins>
    </w:p>
    <w:p>
      <w:pPr>
        <w:pStyle w:val="ListParagraph"/>
        <w:numPr>
          <w:ilvl w:val="0"/>
          <w:numId w:val="2"/>
        </w:numPr>
        <w:rPr>
          <w:ins w:id="100071" w:author="Claude" w:date="2026-05-14T00:00:00Z"/>
        </w:rPr>
      </w:pPr>
      <w:ins w:id="100069" w:author="Claude" w:date="2026-05-14T00:00:00Z">
        <w:r>
          <w:rPr>
            <w:b/>
            <w:bCs/>
          </w:rPr>
          <w:t xml:space="preserve">What:</w:t>
        </w:r>
      </w:ins>
      <w:ins w:id="100070" w:author="Claude" w:date="2026-05-14T00:00:00Z">
        <w:r>
          <w:t xml:space="preserve"> Recorded-fixture tests for Stripe and Anthropic. For each external call site, a recorded response is captured during canary integration runs and replayed in PR-track tests. Schema drift in real responses triggers a failure on the nightly canary suite that re-records.</w:t>
        </w:r>
      </w:ins>
    </w:p>
    <w:p>
      <w:pPr>
        <w:pStyle w:val="ListParagraph"/>
        <w:numPr>
          <w:ilvl w:val="0"/>
          <w:numId w:val="2"/>
        </w:numPr>
        <w:rPr>
          <w:ins w:id="100074" w:author="Claude" w:date="2026-05-14T00:00:00Z"/>
        </w:rPr>
      </w:pPr>
      <w:ins w:id="100072" w:author="Claude" w:date="2026-05-14T00:00:00Z">
        <w:r>
          <w:rPr>
            <w:b/>
            <w:bCs/>
          </w:rPr>
          <w:t xml:space="preserve">When:</w:t>
        </w:r>
      </w:ins>
      <w:ins w:id="100073" w:author="Claude" w:date="2026-05-14T00:00:00Z">
        <w:r>
          <w:t xml:space="preserve"> PR track replays fixtures (fast, deterministic). Nightly canary re-records and compares.</w:t>
        </w:r>
      </w:ins>
    </w:p>
    <w:p>
      <w:pPr>
        <w:pStyle w:val="ListParagraph"/>
        <w:numPr>
          <w:ilvl w:val="0"/>
          <w:numId w:val="2"/>
        </w:numPr>
        <w:rPr>
          <w:ins w:id="100077" w:author="Claude" w:date="2026-05-14T00:00:00Z"/>
        </w:rPr>
      </w:pPr>
      <w:ins w:id="100075" w:author="Claude" w:date="2026-05-14T00:00:00Z">
        <w:r>
          <w:rPr>
            <w:b/>
            <w:bCs/>
          </w:rPr>
          <w:t xml:space="preserve">Blocking:</w:t>
        </w:r>
      </w:ins>
      <w:ins w:id="100076" w:author="Claude" w:date="2026-05-14T00:00:00Z">
        <w:r>
          <w:t xml:space="preserve"> PR track: hard gate when application code expects a schema the fixture no longer matches. Nightly canary: warning during a rollout period, then hard gate.</w:t>
        </w:r>
      </w:ins>
    </w:p>
    <w:p>
      <w:pPr>
        <w:pStyle w:val="ListParagraph"/>
        <w:numPr>
          <w:ilvl w:val="0"/>
          <w:numId w:val="2"/>
        </w:numPr>
        <w:rPr>
          <w:ins w:id="100080" w:author="Claude" w:date="2026-05-14T00:00:00Z"/>
        </w:rPr>
      </w:pPr>
      <w:ins w:id="100078" w:author="Claude" w:date="2026-05-14T00:00:00Z">
        <w:r>
          <w:rPr>
            <w:b/>
            <w:bCs/>
          </w:rPr>
          <w:t xml:space="preserve">Tool:</w:t>
        </w:r>
      </w:ins>
      <w:ins w:id="100079" w:author="Claude" w:date="2026-05-14T00:00:00Z">
        <w:r>
          <w:t xml:space="preserve"> Recorded fixtures (vitest + msw or equivalent) for the PR track. Pact is an option but adds vendor dependency; default is in-repo fixtures.</w:t>
        </w:r>
      </w:ins>
    </w:p>
    <w:p>
      <w:pPr>
        <w:pStyle w:val="Heading3"/>
        <w:rPr>
          <w:ins w:id="100082" w:author="Claude" w:date="2026-05-14T00:00:00Z"/>
        </w:rPr>
      </w:pPr>
      <w:ins w:id="100081" w:author="Claude" w:date="2026-05-14T00:00:00Z">
        <w:r>
          <w:t xml:space="preserve">4.1.5  AI Behavior Evaluation Harness</w:t>
        </w:r>
      </w:ins>
    </w:p>
    <w:p>
      <w:pPr>
        <w:pStyle w:val="ListParagraph"/>
        <w:numPr>
          <w:ilvl w:val="0"/>
          <w:numId w:val="2"/>
        </w:numPr>
        <w:rPr>
          <w:ins w:id="100085" w:author="Claude" w:date="2026-05-14T00:00:00Z"/>
        </w:rPr>
      </w:pPr>
      <w:ins w:id="100083" w:author="Claude" w:date="2026-05-14T00:00:00Z">
        <w:r>
          <w:rPr>
            <w:b/>
            <w:bCs/>
          </w:rPr>
          <w:t xml:space="preserve">What:</w:t>
        </w:r>
      </w:ins>
      <w:ins w:id="100084" w:author="Claude" w:date="2026-05-14T00:00:00Z">
        <w:r>
          <w:t xml:space="preserve"> The full eval suite per spec §30.6: behavior snapshot suite, regression detection on prompt/tool/model changes, and 1% continuous production conversation sampling.</w:t>
        </w:r>
      </w:ins>
    </w:p>
    <w:p>
      <w:pPr>
        <w:pStyle w:val="ListParagraph"/>
        <w:numPr>
          <w:ilvl w:val="0"/>
          <w:numId w:val="2"/>
        </w:numPr>
        <w:rPr>
          <w:ins w:id="100094" w:author="Claude" w:date="2026-05-14T00:00:00Z"/>
        </w:rPr>
      </w:pPr>
      <w:ins w:id="100086" w:author="Claude" w:date="2026-05-14T00:00:00Z">
        <w:r>
          <w:rPr>
            <w:b/>
            <w:bCs/>
          </w:rPr>
          <w:t xml:space="preserve">When:</w:t>
        </w:r>
      </w:ins>
      <w:ins w:id="100087" w:author="Claude" w:date="2026-05-14T00:00:00Z">
        <w:r>
          <w:t xml:space="preserve"> Behavior snapshots: nightly on </w:t>
        </w:r>
      </w:ins>
      <w:ins w:id="100088" w:author="Claude" w:date="2026-05-14T00:00:00Z">
        <w:r>
          <w:rPr>
            <w:rFonts w:ascii="Consolas" w:cs="Consolas" w:eastAsia="Consolas" w:hAnsi="Consolas"/>
          </w:rPr>
          <w:t xml:space="preserve">dev</w:t>
        </w:r>
      </w:ins>
      <w:ins w:id="100089" w:author="Claude" w:date="2026-05-14T00:00:00Z">
        <w:r>
          <w:t xml:space="preserve"> and on PRs that change anything under </w:t>
        </w:r>
      </w:ins>
      <w:ins w:id="100090" w:author="Claude" w:date="2026-05-14T00:00:00Z">
        <w:r>
          <w:rPr>
            <w:rFonts w:ascii="Consolas" w:cs="Consolas" w:eastAsia="Consolas" w:hAnsi="Consolas"/>
          </w:rPr>
          <w:t xml:space="preserve">prompts/</w:t>
        </w:r>
      </w:ins>
      <w:ins w:id="100091" w:author="Claude" w:date="2026-05-14T00:00:00Z">
        <w:r>
          <w:t xml:space="preserve">, </w:t>
        </w:r>
      </w:ins>
      <w:ins w:id="100092" w:author="Claude" w:date="2026-05-14T00:00:00Z">
        <w:r>
          <w:rPr>
            <w:rFonts w:ascii="Consolas" w:cs="Consolas" w:eastAsia="Consolas" w:hAnsi="Consolas"/>
          </w:rPr>
          <w:t xml:space="preserve">tools/</w:t>
        </w:r>
      </w:ins>
      <w:ins w:id="100093" w:author="Claude" w:date="2026-05-14T00:00:00Z">
        <w:r>
          <w:t xml:space="preserve">, or model version configuration. Regression detection: triggered by the same PR criteria. 1% sampling: continuous, in production, written to a separate analytics store.</w:t>
        </w:r>
      </w:ins>
    </w:p>
    <w:p>
      <w:pPr>
        <w:pStyle w:val="ListParagraph"/>
        <w:numPr>
          <w:ilvl w:val="0"/>
          <w:numId w:val="2"/>
        </w:numPr>
        <w:rPr>
          <w:ins w:id="100097" w:author="Claude" w:date="2026-05-14T00:00:00Z"/>
        </w:rPr>
      </w:pPr>
      <w:ins w:id="100095" w:author="Claude" w:date="2026-05-14T00:00:00Z">
        <w:r>
          <w:rPr>
            <w:b/>
            <w:bCs/>
          </w:rPr>
          <w:t xml:space="preserve">Blocking:</w:t>
        </w:r>
      </w:ins>
      <w:ins w:id="100096" w:author="Claude" w:date="2026-05-14T00:00:00Z">
        <w:r>
          <w:t xml:space="preserve"> PR-blocking on prompt/tool/model-change PRs once the harness reaches a defined stability threshold. Warning during a rollout period, then hard gate.</w:t>
        </w:r>
      </w:ins>
    </w:p>
    <w:p>
      <w:pPr>
        <w:pStyle w:val="ListParagraph"/>
        <w:numPr>
          <w:ilvl w:val="0"/>
          <w:numId w:val="2"/>
        </w:numPr>
        <w:rPr>
          <w:ins w:id="100100" w:author="Claude" w:date="2026-05-14T00:00:00Z"/>
        </w:rPr>
      </w:pPr>
      <w:ins w:id="100098" w:author="Claude" w:date="2026-05-14T00:00:00Z">
        <w:r>
          <w:rPr>
            <w:b/>
            <w:bCs/>
          </w:rPr>
          <w:t xml:space="preserve">Tool:</w:t>
        </w:r>
      </w:ins>
      <w:ins w:id="100099" w:author="Claude" w:date="2026-05-14T00:00:00Z">
        <w:r>
          <w:t xml:space="preserve"> Claude-as-judge per §30.6, results to a dedicated table or external eval platform. Vendor selection deferred until harness design is firmer.</w:t>
        </w:r>
      </w:ins>
    </w:p>
    <w:p>
      <w:pPr>
        <w:pStyle w:val="Heading1"/>
      </w:pPr>
      <w:r>
        <w:rPr>
          <w:b/>
          <w:bCs/>
        </w:rPr>
        <w:t>5.  Database Copy &amp; Post-Restore Fixups</w:t>
      </w:r>
    </w:p>
    <w:p>
      <w:r>
        <w:t xml:space="preserve">The DB copy step is the most important operational difference from a standard pipeline. It ensures staging tests against the exact same data shape, volumes, and relationships that production has — catching data-driven bugs that a seeded test DB would miss.</w:t>
      </w:r>
    </w:p>
    <w:p>
      <w:r>
        <w:rPr>
          <w:i/>
          <w:iCs/>
        </w:rPr>
        <w:t xml:space="preserve">Figure 3 — DB copy pipeline: dump, restore, fixups, migration, deploy. Outbound overrides active throughout.</w:t>
      </w:r>
    </w:p>
    <w:p>
      <w:pPr>
        <w:pStyle w:val="Heading2"/>
      </w:pPr>
      <w:r>
        <w:rPr>
          <w:b/>
          <w:bCs/>
        </w:rPr>
        <w:t xml:space="preserve">5.1  Post-Restore Fixup Script</w:t>
      </w:r>
    </w:p>
    <w:p>
      <w:r>
        <w:t xml:space="preserve">This SQL script runs immediately after pg_restore completes. Save it at scripts/staging-fixups.sql and commit it to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Generate the staging fixup script</w:t>
            </w:r>
            <w:r>
              <w:t xml:space="preserve"> "Create scripts/staging-fixups.sql for AI Travel Concierge staging environment. After a pg_restore from production, this script should: (1) UPDATE email_connections SET access_token = NULL, refresh_token = NULL, connection_status = 'reconnect_required', last_error = 'Staging environment - tokens cleared after DB copy', updated_at = NOW(); (2) UPDATE agent_organizations SET stripe_customer_id = NULL, stripe_subscription_id = NULL, updated_at = NOW(); (3) UPDATE email_messages SET status = 'ignored' WHERE status IN ('unread', 'triaged', 'draft_ready'); Include a comment block at the top explaining why each update is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t xml:space="preserve">-- scripts/staging-fixups.sql -- Runs after pg_restore from production to staging. -- Prevents staging from touching live external services.  -- 1. Clear Gmail OAuth tokens --    Reason: tokens are encrypted with the prod GMAIL_ENCRYPTION_KEY. --    Staging uses a different key so they would fail to decrypt anyway. --    Setting reconnect_required makes the failure state explicit --    and prevents the gmail-renew Inngest job from attempting refreshes. UPDATE public.email_connections SET   access_token        = NULL,   refresh_token       = NULL,   connection_status   = 'reconnect_required',   last_error          = 'Staging: tokens cleared after DB copy from production',   last_error_at       = NOW(),   updated_at          = NOW();  -- 2. Clear Stripe customer references --    Reason: staging uses Stripe test-mode keys. --    Test-mode keys cannot look up live-mode customer IDs, --    causing 404 errors in any billing flow on staging. UPDATE public.agent_organizations SET   stripe_customer_id      = NULL,   stripe_subscription_id  = NULL,   updated_at              = NOW();  -- 3. Suppress unprocessed customer emails --    Reason: staging should not attempt to categorize, draft responses --    for, or send replies to real customer emails from production. UPDATE public.email_messages SET   status = 'ignored' WHERE status IN ('unread', 'triaged', 'draft_ready');  -- Verify fixups applied SELECT 'email_connections cleared' AS check,   COUNT(</w:t>
            </w:r>
            <w:r>
              <w:rPr>
                <w:i/>
                <w:iCs/>
              </w:rPr>
              <w:t xml:space="preserve">) FILTER (WHERE access_token IS NOT NULL) AS remaining_with_tokens FROM public.email_connections UNION ALL SELECT 'stripe refs cleared',   COUNT(</w:t>
            </w:r>
            <w:r>
              <w:t xml:space="preserve">) FILTER (WHERE stripe_customer_id IS NOT NULL) FROM public.agent_organizations UNION ALL SELECT 'emails suppressed',   COUNT(*) FILTER (WHERE status IN ('unread','triaged','draft_ready')) FROM public.email_messages;</w:t>
            </w:r>
          </w:p>
        </w:tc>
      </w:tr>
    </w:tbl>
    <w:p>
      <w:pPr>
        <w:pStyle w:val="Heading2"/>
      </w:pPr>
      <w:r>
        <w:rPr>
          <w:b/>
          <w:bCs/>
        </w:rPr>
        <w:t xml:space="preserve">5.2  Outbound Communication Overrides</w:t>
      </w:r>
    </w:p>
    <w:p>
      <w:r>
        <w:t xml:space="preserve">With TEST_OVERRIDE_EMAIL and TEST_OVERRIDE_PHONE set in the staging environment, all outbound messages are redirected to you. The application code needs two small changes to honour these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Add outbound override support to Resend</w:t>
            </w:r>
            <w:r>
              <w:t xml:space="preserve"> "Modify src/lib/email/templates/ send logic in AI Travel Concierge. Before calling resend.emails.send(), check if process.env.TEST_OVERRIDE_EMAIL is set. If it is, replace the to field with that value and prepend the original recipient to the subject line as [Originally to: {original}]. Apply this to every call to resend.emails.send() in the codebase. This should be a single wrapper function in src/lib/email/send.ts that all email sends route 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Add outbound override support to Twilio</w:t>
            </w:r>
            <w:r>
              <w:t xml:space="preserve"> "Modify the Twilio SMS send function in src/lib/twilio/client.ts for AI Travel Concierge. Before calling client.messages.create(), check if process.env.TEST_OVERRIDE_PHONE is set. If it is, replace the to field with that value and prepend [Originally to: {original}] to the body. Apply this to every outbound SMS call. Create a wrapper sendSms() function that all SMS sends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WARNING — Inngest jobs will run on staging against prod data</w:t>
            </w:r>
            <w:r>
              <w:t xml:space="preserve"> After the DB copy, staging has real price watches, real conversations, real commission records Inngest crons are disabled on staging (dev event key, no scheduled runs) — but manually triggered jobs will process real data Do not manually trigger gmail-renew, memory-extract, or pricing-check on staging during a release review unless you intend to process real customer data The email/SMS overrides protect customers from receiving messages — but the data writes (e.g. price_alerts rows created) will be on the staging DB, not production</w:t>
            </w:r>
          </w:p>
        </w:tc>
      </w:tr>
    </w:tbl>
    <w:p>
      <w:pPr>
        <w:pStyle w:val="Heading1"/>
      </w:pPr>
      <w:r>
        <w:rPr>
          <w:b/>
          <w:bCs/>
        </w:rPr>
        <w:t xml:space="preserve">6.  How to Run a Release</w:t>
      </w:r>
    </w:p>
    <w:p>
      <w:r>
        <w:t xml:space="preserve">The complete end-to-end release process. Your manual actions are shown in amber. Everything else is automated.</w:t>
      </w:r>
    </w:p>
    <w:p>
      <w:pPr>
        <w:pStyle w:val="Heading2"/>
      </w:pPr>
      <w:r>
        <w:rPr>
          <w:b/>
          <w:bCs/>
        </w:rPr>
        <w:t xml:space="preserve">6.1  Step-by-Step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Step</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What happens</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Who / What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dev is in the state you want to release — check dev.ai-travelconcierge.com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and push the release branch: git checkout dev &amp;&amp; git pull &amp;&amp; git checkout -b release/1.2.0 &amp;&amp; git push -u origin release/1.2.0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 — ONE COMMAND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runs: typecheck + lint + test + secret-scan in parallel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 automatic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 copy runs: pg_dump prod → pg_restore staging → post-restore fixups SQL → verify output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 automatic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Migrations applied to staging DB, staging deployed, full E2E Playwright suite runs against real prod data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 automatic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smoke test passes. GitHub sends notification: "Deployment to production is waiting for your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 automatic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spend ~2 min checking staging (see Section 6.2), then click Approve in GitHub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 — ONE CLICK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Migrations applied to prod DB, production deployed, production smoke tested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 automatic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tag created (e.g. v1.2.0), release/* auto-merged back to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 automatic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AUTOMATED — Total time</w:t>
            </w:r>
            <w:r>
              <w:t xml:space="preserve"> Automated steps: ~20-25 minutes total (CI + DB copy + staging deploy + E2E + prod deploy) Your time: one push to create the branch, one click to approve — everything else is zero-touch The workflow pauses indefinitely at the approval gate — approve when you are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RELEASE STEP — Creating the release branch (Step 2)</w:t>
            </w:r>
            <w:r>
              <w:t xml:space="preserve"> git checkout dev git pull origin dev git checkout -b release/1.2.0  (use semantic versioning: major.minor.patch) git push -u origin release/1.2.0 That's it — the pipeline starts automatically on push</w:t>
            </w:r>
          </w:p>
        </w:tc>
      </w:tr>
    </w:tbl>
    <w:p>
      <w:pPr>
        <w:pStyle w:val="Heading2"/>
      </w:pPr>
      <w:r>
        <w:rPr>
          <w:b/>
          <w:bCs/>
        </w:rPr>
        <w:t xml:space="preserve">6.2  What to Check Before Approving (Step 7)</w:t>
      </w:r>
    </w:p>
    <w:p>
      <w:r>
        <w:t xml:space="preserve">Before clicking Approve, spend ~2 minutes verifying staging is healthy with the new code on production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Check</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Where to look</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Pass if...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E2E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&gt; "Deploy -&gt; Staging" job &gt; "Run full Playwright E2E suite" 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tests green — no failures, no skips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Visit staging.ai-travelconcierge.com/api/health in 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 "status": "ok"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a message to Marcus on staging.ai-travelconcierge.com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Streaming response in persona — no errors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test 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your inbox (TEST_OVERRIDE_EMAIL) for any emails staging sent during E2E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Emails arrive addressed to you, not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test SMS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your phone (TEST_OVERRIDE_PHONE) for any SMS staging sent during E2E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SMS arrives on your device, not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 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&gt; staging job &gt; "Apply migrations to staging DB" 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errors in supabase db push 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 copy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&gt; "Copy prod DB to staging" job &gt; "Run post-restore fixups" 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output shows 0 remaining_with_tokens, 0 stripe refs, 0 unsuppressed emails</w:t>
            </w:r>
          </w:p>
        </w:tc>
      </w:tr>
    </w:tbl>
    <w:p>
      <w:pPr>
        <w:pStyle w:val="Heading2"/>
      </w:pPr>
      <w:r>
        <w:rPr>
          <w:b/>
          <w:bCs/>
        </w:rPr>
        <w:t xml:space="preserve">6.3  Approving or Rejecting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How to approve production</w:t>
            </w:r>
            <w:r>
              <w:t xml:space="preserve"> Option A (email): click "Review pending deployments" in the GitHub notification email Option B (GitHub): go to repository &gt; Actions &gt; click the workflow run with a yellow clock icon Option C (GitHub): go to repository &gt; Environments &gt; production &gt; "Review deployments" Review the summary shown (staging URL, commit SHA, E2E status), then click "Approve and deploy" Production deploy starts immediately — completes in ~4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How to reject (no-go decision)</w:t>
            </w:r>
            <w:r>
              <w:t xml:space="preserve"> On the same review page, click "Reject" instead of "Approve" The workflow stops — nothing is deployed to production Staging keeps the new code — you can continue testing on staging Fix issues on the release branch: git checkout release/1.2.0, make fixes, git push Pushing new commits to the release branch re-triggers the full pipeline from CI through to a new staging deploy and a new approval gate</w:t>
            </w:r>
          </w:p>
        </w:tc>
      </w:tr>
    </w:tbl>
    <w:p>
      <w:pPr>
        <w:pStyle w:val="Heading2"/>
      </w:pPr>
      <w:r>
        <w:rPr>
          <w:b/>
          <w:bCs/>
        </w:rPr>
        <w:t xml:space="preserve">6.4  Making Fixes During a Release</w:t>
      </w:r>
    </w:p>
    <w:p>
      <w:r>
        <w:t xml:space="preserve">If you find a bug on staging and need to fix it before approving: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t xml:space="preserve"># Fix on the release branch — do NOT merge back to dev manually git checkout release/1.2.0 # make your fix git add . &amp;&amp; git commit -m "fix: [description]" git push origin release/1.2.0  # This re-triggers the full pipeline: # CI -&gt; DB copy -&gt; staging deploy -&gt; E2E -&gt; new approval gate # After successful prod deploy, release/1.2.0 (including the fix) # is auto-merged back to dev automatically.</w:t>
            </w:r>
          </w:p>
        </w:tc>
      </w:tr>
    </w:tbl>
    <w:p>
      <w:pPr>
        <w:pStyle w:val="Heading1"/>
      </w:pPr>
      <w:r>
        <w:rPr>
          <w:b/>
          <w:bCs/>
        </w:rPr>
        <w:t xml:space="preserve">7.  E2E Suite Adaptation for Real Data</w:t>
      </w:r>
    </w:p>
    <w:p>
      <w:r>
        <w:t xml:space="preserve">The Playwright suite runs against a copy of the production database — not a deterministic seed. This means tests must not assume specific record counts, specific UUIDs, or that a particular record exists. Instead, tests assert that operations succeed and produce correct results.</w:t>
      </w:r>
    </w:p>
    <w:p>
      <w:pPr>
        <w:pStyle w:val="Heading2"/>
      </w:pPr>
      <w:r>
        <w:rPr>
          <w:b/>
          <w:bCs/>
        </w:rPr>
        <w:t xml:space="preserve">7.1  Assertion Style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Old assertion style (seed DB)</w:t>
            </w:r>
          </w:p>
        </w:tc>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New assertion style (prod DB copy)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expect(bookings).toHaveLength(2)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expect(bookings.length).toBeGreaterThan(0)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expect(user.id).toBe("hardcoded-uuid")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expect(user.id).toMatch(/^[0-9a-f-]{36}$/)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await page.getByText("Test User Marcus")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await page.getByRole("heading", { name: /Marcus/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expect(watches).toHaveLength(5)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 before = watches.length; /</w:t>
            </w:r>
            <w:r>
              <w:rPr>
                <w:i/>
                <w:iCs/>
              </w:rPr>
              <w:t xml:space="preserve"> create one </w:t>
            </w:r>
            <w:r>
              <w:t xml:space="preserve">/ expect(watches.length).toBe(before + 1)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Rewrite E2E tests for real data</w:t>
            </w:r>
            <w:r>
              <w:t xml:space="preserve"> "Update the Playwright E2E test suite in tests/e2e/ for AI Travel Concierge. The tests now run against a copy of the production database instead of a deterministic seed. Change all assertions from: (1) exact record counts to toBeGreaterThan(0) or relative counts (before/after), (2) hardcoded UUIDs to regex UUID pattern matching, (3) exact user/record names to partial text or role-based selectors, (4) exact array lengths to length comparison with a before-state capture. The core flows being tested (chat, booking, auth, price watch, quote, RLS, rate limit) remain the same — only the assertion style changes."</w:t>
            </w:r>
          </w:p>
        </w:tc>
      </w:tr>
    </w:tbl>
    <w:p>
      <w:pPr>
        <w:pStyle w:val="Heading2"/>
      </w:pPr>
      <w:r>
        <w:rPr>
          <w:b/>
          <w:bCs/>
        </w:rPr>
        <w:t xml:space="preserve">7.2  E2E Flows — What Gets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Flow</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What is verified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 all 6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message to each agent, verify streaming response arrives, message persisted in DB, correct persona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 in as existing test user, verify agent references stored preferences naturally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Booking end-to-end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cruise booking, verify bookings row created with correct status, confirmation email sent to TEST_OVERRIDE_EMAIL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Loyalty number 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agent collects loyalty numbers before calling collect_cruise_booking_details 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Passport 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no agent asks for passport number across all 6 personas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watch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via agent chat, verify price_watches row created, appears in profile 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OAuth sign-in, session created, users row upserted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/admin/* redirects non-admin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Advisor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/advisor/dashboard/* redirects non-subscribers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Quote 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quote, send to client, email arrives at TEST_OVERRIDE_EMAIL, status updated to 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RLS enforcement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Authenticated user cannot read another user's conversations or bookings via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limiting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429 response after 10 anonymous messages from same IP within an hour</w:t>
            </w:r>
          </w:p>
        </w:tc>
      </w:tr>
    </w:tbl>
    <w:p>
      <w:pPr>
        <w:pStyle w:val="Heading1"/>
      </w:pPr>
      <w:r>
        <w:rPr>
          <w:b/>
          <w:bCs/>
        </w:rPr>
        <w:t xml:space="preserve">8.  Environment Configurations</w:t>
      </w:r>
    </w:p>
    <w:p>
      <w:r>
        <w:rPr>
          <w:i/>
          <w:iCs/>
        </w:rPr>
        <w:t xml:space="preserve">Figure 4 — Per-service configuration across all three environments</w:t>
      </w:r>
    </w:p>
    <w:p>
      <w:pPr>
        <w:pStyle w:val="Heading2"/>
      </w:pPr>
      <w:r>
        <w:rPr>
          <w:b/>
          <w:bCs/>
        </w:rPr>
        <w:t xml:space="preserve">8.1  Staging — Key Differences from Previous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Service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Configuration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Supabase</w:t>
            </w:r>
            <w:r>
              <w:t xml:space="preserve"> atc-test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Receives pg_dump from atc-prod before every release deploy — not a seeded test 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against real data shape and volumes rather than synthetic fixtures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Gmail OAuth</w:t>
            </w:r>
            <w:r>
              <w:t xml:space="preserve"> Inert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email_connections tokens cleared by fixup script. connection_status = reconnect_required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 GMAIL_ENCRYPTION_KEY differs from staging — tokens would fail anyway. Explicit state is cleaner.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Stripe</w:t>
            </w:r>
            <w:r>
              <w:t xml:space="preserve"> Test 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stripe_customer_id and stripe_subscription_id nulled by fixup script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Test-mode Stripe keys cannot look up live-mode customer IDs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Resend</w:t>
            </w:r>
            <w:r>
              <w:t xml:space="preserve"> Live but redirected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Resend API calls but TEST_OVERRIDE_EMAIL replaces all to: addresses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email send path tested — zero customer contact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Twilio</w:t>
            </w:r>
            <w:r>
              <w:t xml:space="preserve"> Live but redirected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Twilio API calls but TEST_OVERRIDE_PHONE replaces all to: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SMS send path tested — zero customer contact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Inngest</w:t>
            </w:r>
            <w:r>
              <w:t xml:space="preserve"> Dev key, crons 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scheduled jobs. Manual trigger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background jobs from processing real prod data on a schedule</w:t>
            </w:r>
          </w:p>
        </w:tc>
      </w:tr>
    </w:tbl>
    <w:p>
      <w:pPr>
        <w:pStyle w:val="Heading1"/>
      </w:pPr>
      <w:r>
        <w:rPr>
          <w:b/>
          <w:bCs/>
        </w:rPr>
        <w:t xml:space="preserve">9.  Rollback Procedures</w:t>
      </w:r>
    </w:p>
    <w:p>
      <w:pPr>
        <w:pStyle w:val="Heading2"/>
      </w:pPr>
      <w:r>
        <w:rPr>
          <w:b/>
          <w:bCs/>
        </w:rPr>
        <w:t xml:space="preserve">9.1  Application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Roll back production application</w:t>
            </w:r>
            <w:r>
              <w:t xml:space="preserve"> Open Vercel Dashboard &gt; ai-travelconcierge.com &gt; Deployments Find the last known-good deployment — use the auto-generated git tags (e.g. v1.1.0) as reference Click the three-dot menu &gt; "Promote to Production" — traffic shifts immediately, no rebuild Verify: visit ai-travelconcierge.com/api/health — should return { "status": "ok" } Open a bug report — fix on a new release branch, do not re-push to the failed release branch</w:t>
            </w:r>
          </w:p>
        </w:tc>
      </w:tr>
    </w:tbl>
    <w:p>
      <w:pPr>
        <w:pStyle w:val="Heading2"/>
      </w:pPr>
      <w:r>
        <w:rPr>
          <w:b/>
          <w:bCs/>
        </w:rPr>
        <w:t xml:space="preserve">9.2  Cancelling Before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Reject during approval window</w:t>
            </w:r>
            <w:r>
              <w:t xml:space="preserve"> Go to GitHub Actions &gt; the pending workflow run (yellow clock icon) Click "Review deployments" &gt; "Reject" — pipeline stops, nothing deployed to production Staging keeps the new code — you can continue debugging on staging Push fixes to the release branch to re-trigger the full pipeline with a fresh approval gate</w:t>
            </w:r>
          </w:p>
        </w:tc>
      </w:tr>
    </w:tbl>
    <w:p>
      <w:pPr>
        <w:pStyle w:val="Heading2"/>
      </w:pPr>
      <w:r>
        <w:rPr>
          <w:b/>
          <w:bCs/>
        </w:rPr>
        <w:t xml:space="preserve">9.3  Database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Roll back production database</w:t>
            </w:r>
            <w:r>
              <w:t xml:space="preserve"> Write a compensating migration that reverses the problematic change Apply directly: supabase db push --db-url $PROD_DB_URL  (run manually, do not wait for a pipeline) If data was corrupted: restore from Supabase point-in-time backup — Dashboard &gt; atc-prod &gt; Database &gt; Backups Additive migrations (add column, add table) are always preferred — they are trivially reversible</w:t>
            </w:r>
          </w:p>
        </w:tc>
      </w:tr>
    </w:tbl>
    <w:p>
      <w:pPr>
        <w:pStyle w:val="Heading1"/>
      </w:pPr>
      <w:r>
        <w:rPr>
          <w:b/>
          <w:bCs/>
        </w:rPr>
        <w:t xml:space="preserve">10.  Claude Code Prompts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Release &amp;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Debug a failed db-copy job</w:t>
            </w:r>
            <w:r>
              <w:t xml:space="preserve"> "The db-copy job failed in AI Travel Concierge GitHub Actions. Error: [PASTE]. The job runs pg_dump from PROD_DB_URL then pg_restore to STAGING_DB_URL then scripts/staging-fixups.sql. Diagnose: (1) pg_dump connection refused — check PROD_DB_URL format and Supabase connection string (use ?sslmode=require), (2) pg_restore conflict — check --clean --if-exists flags, (3) fixup SQL error — check the specific UPDATE statement that failed. Suggest the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Debug failed auto-merge back to dev</w:t>
            </w:r>
            <w:r>
              <w:t xml:space="preserve"> "The auto-merge of release/1.2.0 back to dev failed in AI Travel Concierge GitHub Actions with a merge conflict. The workflow printed a warning and the PR URL is [URL]. The conflicting files are [LIST]. Resolve the conflict: check out dev locally, merge release/1.2.0 manually (git merge release/1.2.0), resolve conflicts in the listed files by keeping both the dev changes and the release fixes, commit, and push."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Database &amp; Migrations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Write a migration file</w:t>
            </w:r>
            <w:r>
              <w:t xml:space="preserve"> "Write a Supabase migration file for AI Travel Concierge. Change: [DESCRIBE]. Include: UUID primary key gen_random_uuid(), timestamptz timestamps DEFAULT NOW(), all foreign keys, RLS enable + CREATE POLICY, CREATE INDEX on FK and WHERE columns. File: supabase/migrations/[YYYYMMDDHHMMSS]_[description].sql. Follow spec §3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Debug a staging-specific failure</w:t>
            </w:r>
            <w:r>
              <w:t xml:space="preserve"> "An E2E test passes on dev but fails on staging after the prod DB copy in AI Travel Concierge. Test: [DESCRIBE]. Error: [PASTE]. Staging has real production data (not seeded). Diagnose: (1) RLS policy blocking a test user that does not exist in prod DB, (2) assertion using hardcoded UUID that does not exist in prod data, (3) exact record count assertion failing because prod has more records than the seed, (4) email_connections in reconnect_required state causing a Gmail-related flow to error. Suggest the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Application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CLAUDE PROMPT — Audit outbound send calls</w:t>
            </w:r>
            <w:r>
              <w:t xml:space="preserve"> "Search the AI Travel Concierge codebase for all outbound communication calls: resend.emails.send(), client.messages.create() (Twilio), and any direct Gmail send calls. List every call site with file and line number. Verify each one routes through the wrapper functions src/lib/email/send.ts and src/lib/twilio/client.ts sendSms() that apply TEST_OVERRIDE_EMAIL and TEST_OVERRIDE_PHONE. Flag any calls that bypass the wrappers."</w:t>
            </w:r>
          </w:p>
        </w:tc>
      </w:tr>
    </w:tbl>
    <w:p>
      <w:pPr>
        <w:pStyle w:val="Heading1"/>
      </w:pPr>
      <w:r>
        <w:rPr>
          <w:b/>
          <w:bCs/>
        </w:rPr>
        <w:t xml:space="preserve">11.  One-Time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Repository setup</w:t>
            </w:r>
            <w:r>
              <w:t xml:space="preserve"> Create dev branch as the default branch in GitHub repository settings Enable branch protection on dev: require PR, require CI checks to pass, no direct commits Disable Vercel auto-deploy from main: Vercel Dashboard &gt; Settings &gt; Git Add PROD_DB_URL as a repository-level secret (not environment-scoped) — this is the pg_dump source Confirm supabase/migrations/ directory exists and contains the full migration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GitHub Environments</w:t>
            </w:r>
            <w:r>
              <w:t xml:space="preserve"> Create "dev", "staging", "production" environments in GitHub Settings &gt; Environments Add required reviewer(s) to production environment only Add environment secrets to each: VERCEL_TOKEN, VERCEL_ORG_ID, VERCEL_PROJECT_ID, DB_URL, SUPABASE_SERVICE_ROLE_KEY Add TEST_OVERRIDE_EMAIL and TEST_OVERRIDE_PHONE to the staging environment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Staging outbound override wrappers</w:t>
            </w:r>
            <w:r>
              <w:t xml:space="preserve"> Create src/lib/email/send.ts wrapper that checks TEST_OVERRIDE_EMAIL before every Resend call Update src/lib/twilio/client.ts to check TEST_OVERRIDE_PHONE before every SMS send Audit all call sites to confirm every outbound send routes through these wrappers (see Claude prompt above) Commit scripts/staging-fixups.sql to the repository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Health check endpoint</w:t>
            </w:r>
            <w:r>
              <w:t xml:space="preserve"> Create src/app/api/health/route.ts — returns { status, timestamp, version, checks: { supabase } } No authentication required on this endpoint Verify it returns 200 on dev.ai-travelconcierge.com/api/health before committing the workflow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MANUAL STEP — First release run</w:t>
            </w:r>
            <w:r>
              <w:t xml:space="preserve"> Commit .github/workflows/deploy.yml and scripts/staging-fixups.sql to dev Create the first release branch: git checkout -b release/1.0.0 &amp;&amp; git push -u origin release/1.0.0 Watch the pipeline run in GitHub Actions — expect ~20-25 minutes for the full run Check the DB copy job output verifies the fixups applied correctly (0 remaining tokens etc.) Verify your TEST_OVERRIDE_EMAIL inbox receives E2E test emails during the staging run Approve the production deployment when staging looks healthy After prod deploy completes, verify all 6 Inngest functions appear in app.inngest.com</w:t>
            </w:r>
          </w:p>
        </w:tc>
      </w:tr>
    </w:tbl>
    <w:p>
      <w:r>
        <w:t xml:space="preserve">AI Travel Concierge  |  CI/CD Pipeline Specification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395"/>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 w:type="paragraph" w:styleId="Heading4">
    <w:name w:val="Heading 4"/>
    <w:basedOn w:val="Normal"/>
    <w:next w:val="Normal"/>
    <w:qFormat/>
    <w:pPr>
      <w:spacing w:after="100" w:before="140"/>
      <w:outlineLvl w:val="3"/>
    </w:pPr>
    <w:rPr>
      <w:rFonts w:ascii="Arial" w:cs="Arial" w:eastAsia="Arial" w:hAnsi="Arial"/>
      <w:b/>
      <w:bCs/>
      <w:i/>
      <w:iCs/>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Travel Concierge — CI/CD Pipeline Specification v4 (revised)</dc:title>
  <dc:creator>Claude</dc:creator>
  <cp:lastModifiedBy>Un-named</cp:lastModifiedBy>
  <cp:revision>1</cp:revision>
  <dcterms:created xsi:type="dcterms:W3CDTF">2026-05-15T22:11:34.098Z</dcterms:created>
  <dcterms:modified xsi:type="dcterms:W3CDTF">2026-05-15T22:11:34.098Z</dcterms:modified>
</cp:coreProperties>
</file>

<file path=docProps/custom.xml><?xml version="1.0" encoding="utf-8"?>
<Properties xmlns="http://schemas.openxmlformats.org/officeDocument/2006/custom-properties" xmlns:vt="http://schemas.openxmlformats.org/officeDocument/2006/docPropsVTypes"/>
</file>